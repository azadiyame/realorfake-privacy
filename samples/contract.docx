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Hello</w:t>
      </w:r>
    </w:p>
    <w:ins w:id="1" w:author="John">
      <w:r>
        <w:t>added</w:t>
      </w:r>
    </w:ins>
  </w:body>
</w:document>
</file>

<file path=docProps/app.xml><?xml version="1.0" encoding="utf-8"?>
<Properties xmlns="http://schemas.openxmlformats.org/officeDocument/2006/extended-properties">
  <Application>Microsoft Office Word</Application>
  <AppVersion>16.0000</AppVersion>
  <Template>Normal.dotm</Template>
  <TotalTime>1</TotalTime>
  <Pages>3</Pages>
  <Words>1200</Words>
  <Characters>7000</Characters>
  <Company>Acme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Contract</dc:title>
  <dc:creator>Ayşe Yılmaz</dc:creator>
  <cp:lastModifiedBy>John Doe</cp:lastModifiedBy>
  <cp:revision>7</cp:revision>
  <dcterms:created xsi:type="dcterms:W3CDTF">2024-05-01T09:00:00Z</dcterms:created>
  <dcterms:modified xsi:type="dcterms:W3CDTF">2024-05-20T16:30:00Z</dcterms:modified>
</cp:coreProperties>
</file>